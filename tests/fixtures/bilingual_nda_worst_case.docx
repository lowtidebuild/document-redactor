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MUTUAL NON-DISCLOSURE AGREEMENT</w:t>
      </w:r>
    </w:p>
    <w:p/>
    <w:p>
      <w:r>
        <w:t xml:space="preserve">1. This Agreement is entered into by and between </w:t>
      </w:r>
      <w:r>
        <w:rPr>
          <w:b/>
        </w:rPr>
        <w:t>ABC Corporation</w:t>
      </w:r>
      <w:r>
        <w:t xml:space="preserve"> ("Discloser"), a corporation organized under the laws of the Republic of Korea (대한민국), and </w:t>
      </w:r>
      <w:r>
        <w:rPr>
          <w:b/>
        </w:rPr>
        <w:t>Sunrise Ventures LLC</w:t>
      </w:r>
      <w:r>
        <w:t xml:space="preserve"> ("Recipient"), a limited liability company organized under the laws of the State of Delaware.</w:t>
      </w:r>
    </w:p>
    <w:p>
      <w:r>
        <w:t xml:space="preserve">1.1 "Discloser" means ABC Corporation, including its affiliates and subsidiaries. Hereinafter referred to as </w:t>
      </w:r>
      <w:ins w:id="1" w:author="Reviewer A" w:date="2026-04-09T12:00:00Z">
        <w:r>
          <w:rPr/>
          <w:t xml:space="preserve">"the Buyer"</w:t>
        </w:r>
      </w:ins>
      <w:r>
        <w:t xml:space="preserve">. </w:t>
      </w:r>
      <w:del w:id="2" w:author="Reviewer A" w:date="2026-04-09T12:05:00Z">
        <w:r>
          <w:rPr/>
          <w:delText xml:space="preserve"> This sentence was supposed to be removed.</w:delText>
        </w:r>
      </w:del>
    </w:p>
    <w:p>
      <w:r>
        <w:t xml:space="preserve">1.2 "매수인"이라 함은 </w:t>
      </w:r>
      <w:r>
        <w:rPr>
          <w:b/>
        </w:rPr>
        <w:t>ABC 주식회사</w:t>
      </w:r>
      <w:r>
        <w:t xml:space="preserve">를 말한다. 甲은 乙에게 비밀정보를 제공한다. </w:t>
      </w:r>
      <w:r>
        <w:t xml:space="preserve">📼 (비밀정보 보관함) </w:t>
      </w:r>
      <w:r>
        <w:t>NFD test: 가갸거겨</w:t>
      </w:r>
    </w:p>
    <w:p>
      <w:commentRangeStart w:id="1"/>
      <w:r>
        <w:t>Note: acquisition price is USD 100,000,000.</w:t>
      </w:r>
      <w:commentRangeEnd w:id="1"/>
      <w:r>
        <w:commentReference w:id="1"/>
      </w:r>
    </w:p>
    <w:p/>
    <w:p>
      <w:pPr>
        <w:pStyle w:val="Heading2"/>
      </w:pPr>
      <w:r>
        <w:t>2. Contact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PARTIES AND CONTACT DETAILS — 당사자 연락처</w:t>
            </w:r>
          </w:p>
        </w:tc>
      </w:tr>
      <w:tr>
        <w:tc>
          <w:tcPr>
            <w:tcW w:type="dxa" w:w="2160"/>
          </w:tcPr>
          <w:p>
            <w:r>
              <w:t>Party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Registration</w:t>
            </w:r>
          </w:p>
        </w:tc>
      </w:tr>
      <w:tr>
        <w:tc>
          <w:tcPr>
            <w:tcW w:type="dxa" w:w="2160"/>
          </w:tcPr>
          <w:p>
            <w:r>
              <w:t>ABC Corp</w:t>
            </w:r>
          </w:p>
        </w:tc>
        <w:tc>
          <w:tcPr>
            <w:tcW w:type="dxa" w:w="2160"/>
          </w:tcPr>
          <w:p>
            <w:r>
              <w:t>kim@abc-corp.kr</w:t>
            </w:r>
          </w:p>
        </w:tc>
        <w:tc>
          <w:tcPr>
            <w:tcW w:type="dxa" w:w="2160"/>
          </w:tcPr>
          <w:p>
            <w:r>
              <w:t>010-1234-5678</w:t>
            </w:r>
          </w:p>
        </w:tc>
        <w:tc>
          <w:tcPr>
            <w:tcW w:type="dxa" w:w="2160"/>
          </w:tcPr>
          <w:p>
            <w:r>
              <w:t>123-45-67890</w:t>
            </w:r>
          </w:p>
        </w:tc>
      </w:tr>
      <w:tr>
        <w:tc>
          <w:tcPr>
            <w:tcW w:type="dxa" w:w="2160"/>
          </w:tcPr>
          <w:p>
            <w:r>
              <w:t>Sunrise Ventures</w:t>
            </w:r>
          </w:p>
        </w:tc>
        <w:tc>
          <w:tcPr>
            <w:tcW w:type="dxa" w:w="2160"/>
          </w:tcPr>
          <w:p>
            <w:r>
              <w:t>legal@sunrise.com</w:t>
            </w:r>
          </w:p>
        </w:tc>
        <w:tc>
          <w:tcPr>
            <w:tcW w:type="dxa" w:w="2160"/>
          </w:tcPr>
          <w:p>
            <w:r>
              <w:t>+1 415 555 0199</w:t>
            </w:r>
          </w:p>
        </w:tc>
        <w:tc>
          <w:tcPr>
            <w:tcW w:type="dxa" w:w="2160"/>
          </w:tcPr>
          <w:p>
            <w:r>
              <w:t>EIN 12-3456789</w:t>
            </w:r>
          </w:p>
        </w:tc>
      </w:tr>
    </w:tbl>
    <w:p/>
    <w:p>
      <w:pPr>
        <w:pStyle w:val="Heading2"/>
      </w:pPr>
      <w:r>
        <w:t>3. Confidential Information</w:t>
      </w:r>
    </w:p>
    <w:p>
      <w:r>
        <w:t>3.1 The Buyer acknowledges that during the course of discussions, ABC Corporation may disclose certain proprietary information, including pricing, customer lists, and acquisition plans related to Project Falcon and 블루윙 2.0.</w:t>
      </w:r>
    </w:p>
    <w:p>
      <w:r>
        <w:t>3.2 본 계약의 목적은 ABC Corporation과 관련된 비밀정보를 보호하는 데 있으며, 매수인은 본 정보를 제3자에게 공개하지 않는다. 연락처: 김철수 (010-1234-5678).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Appendix A —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Deliverable A</w:t>
            </w:r>
          </w:p>
        </w:tc>
        <w:tc>
          <w:tcPr>
            <w:tcW w:type="dxa" w:w="2880"/>
          </w:tcPr>
          <w:p>
            <w:r>
              <w:t>2026-05-01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Deliverable B (블루윙 2.0 전달)</w:t>
            </w:r>
          </w:p>
        </w:tc>
        <w:tc>
          <w:tcPr>
            <w:tcW w:type="dxa" w:w="2880"/>
          </w:tcPr>
          <w:p>
            <w:r>
              <w:t>2026-06-15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Deliverable C — Project Falcon kickoff</w:t>
            </w:r>
          </w:p>
        </w:tc>
        <w:tc>
          <w:tcPr>
            <w:tcW w:type="dxa" w:w="2880"/>
          </w:tcPr>
          <w:p>
            <w:r>
              <w:t>2026-07-30</w:t>
            </w:r>
          </w:p>
        </w:tc>
      </w:tr>
    </w:tbl>
    <w:p/>
    <w:p>
      <w:r>
        <w:rPr>
          <w:i/>
        </w:rPr>
        <w:t xml:space="preserve">* Notes: </w:t>
      </w:r>
      <w:r>
        <w:t>Deliverables subject to approval by 이영희 (CTO, ABC Corp) and mike@sunrise.com.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Partner Kim" w:date="2026-04-09T14:30:00Z" w:initials="P">
    <w:p>
      <w:r>
        <w:t>This number is confidential — confirm with CFO before circulating.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ABC Corporation × Sunrise Ventures LLC · NDA · kim@abc-corp.kr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2 ·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ABC Corporation internal · Draft v3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APPENDIX A — ABC Corporation / Sunrise Ventures · Schedule of Deliverables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